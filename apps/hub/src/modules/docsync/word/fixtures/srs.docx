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62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TÀI LIỆU ĐẶC TẢ YÊU CẦU PHẦN MỀM</w:t>
      </w:r>
    </w:p>
    <w:p>
      <w:r>
        <w:t>Mã tài liệu: eHosV2i_SRS_OPD.OPD99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Dự án</w:t>
            </w:r>
          </w:p>
        </w:tc>
        <w:tc>
          <w:tcPr>
            <w:tcW w:type="dxa" w:w="4320"/>
          </w:tcPr>
          <w:p>
            <w:r>
              <w:t>ACME V2i</w:t>
            </w:r>
          </w:p>
        </w:tc>
      </w:tr>
      <w:tr>
        <w:tc>
          <w:tcPr>
            <w:tcW w:type="dxa" w:w="4320"/>
          </w:tcPr>
          <w:p>
            <w:r>
              <w:t>Phiên bản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>
      <w:r>
        <w:t>BẢNG GHI NHẬN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Ngày</w:t>
            </w:r>
          </w:p>
        </w:tc>
        <w:tc>
          <w:tcPr>
            <w:tcW w:type="dxa" w:w="2880"/>
          </w:tcPr>
          <w:p>
            <w:r>
              <w:t>Người sửa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</w:tr>
      <w:tr>
        <w:tc>
          <w:tcPr>
            <w:tcW w:type="dxa" w:w="2880"/>
          </w:tcPr>
          <w:p>
            <w:r>
              <w:t>01/10/2026</w:t>
            </w:r>
          </w:p>
        </w:tc>
        <w:tc>
          <w:tcPr>
            <w:tcW w:type="dxa" w:w="2880"/>
          </w:tcPr>
          <w:p>
            <w:r>
              <w:t>BA</w:t>
            </w:r>
          </w:p>
        </w:tc>
        <w:tc>
          <w:tcPr>
            <w:tcW w:type="dxa" w:w="2880"/>
          </w:tcPr>
          <w:p>
            <w:r>
              <w:t>Tạo mới</w:t>
            </w:r>
          </w:p>
        </w:tc>
      </w:tr>
    </w:tbl>
    <w:p>
      <w:r>
        <w:t>MỤC LỤC</w:t>
      </w:r>
    </w:p>
    <w:p>
      <w:hyperlink w:anchor="_Toc100001">
        <w:r>
          <w:t xml:space="preserve">I. TỔNG QUAN	3</w:t>
        </w:r>
      </w:hyperlink>
    </w:p>
    <w:p>
      <w:hyperlink w:anchor="_Toc100002">
        <w:r>
          <w:t xml:space="preserve">II. QUY TRÌNH NGHIỆP VỤ	4</w:t>
        </w:r>
      </w:hyperlink>
    </w:p>
    <w:p>
      <w:hyperlink w:anchor="_Toc100003">
        <w:r>
          <w:t xml:space="preserve">III. YÊU CẦU	5</w:t>
        </w:r>
      </w:hyperlink>
    </w:p>
    <w:p>
      <w:pPr>
        <w:pStyle w:val="FIS_Heading1"/>
      </w:pPr>
      <w:bookmarkStart w:id="1" w:name="_Toc100001"/>
      <w:r>
        <w:t>I. TỔNG QUAN</w:t>
      </w:r>
      <w:bookmarkEnd w:id="1"/>
    </w:p>
    <w:p>
      <w:pPr>
        <w:pStyle w:val="Heading2"/>
      </w:pPr>
      <w:r>
        <w:t>1. Mục đích</w:t>
      </w:r>
    </w:p>
    <w:p>
      <w:r>
        <w:t xml:space="preserve">Đoạn có </w:t>
      </w:r>
      <w:r>
        <w:rPr>
          <w:b/>
        </w:rPr>
        <w:t>chữ đậm</w:t>
      </w:r>
      <w:r>
        <w:t xml:space="preserve">, </w:t>
      </w:r>
      <w:r>
        <w:rPr>
          <w:i/>
        </w:rPr>
        <w:t>chữ nghiêng</w:t>
      </w:r>
      <w:r>
        <w:t xml:space="preserve">, </w:t>
      </w:r>
      <w:r>
        <w:rPr>
          <w:u w:val="single"/>
        </w:rPr>
        <w:t>gạch chân</w:t>
      </w:r>
      <w:r>
        <w:t xml:space="preserve">, </w:t>
      </w:r>
      <w:r>
        <w:rPr>
          <w:color w:val="FF0000"/>
        </w:rPr>
        <w:t>chữ đỏ</w:t>
      </w:r>
      <w:r>
        <w:t xml:space="preserve">, </w:t>
      </w:r>
      <w:r>
        <w:rPr>
          <w:highlight w:val="yellow"/>
        </w:rPr>
        <w:t>tô vàng</w:t>
      </w:r>
      <w:r>
        <w:t xml:space="preserve">, </w:t>
      </w:r>
      <w:r>
        <w:rPr>
          <w:shd w:val="clear" w:color="auto" w:fill="D9D9D9"/>
        </w:rPr>
        <w:t>nền xám</w:t>
      </w:r>
      <w:r>
        <w:t xml:space="preserve">, link ngoài </w:t>
      </w:r>
      <w:hyperlink r:id="rId10">
        <w:r>
          <w:t xml:space="preserve">trang SRS</w:t>
        </w:r>
      </w:hyperlink>
      <w:r>
        <w:t xml:space="preserve"> và link nội bộ </w:t>
      </w:r>
      <w:hyperlink w:anchor="_Ref200001">
        <w:r>
          <w:t xml:space="preserve">mục 1.1</w:t>
        </w:r>
      </w:hyperlink>
      <w:r>
        <w:t>.</w:t>
      </w:r>
    </w:p>
    <w:p>
      <w:pPr>
        <w:pStyle w:val="1b"/>
      </w:pPr>
      <w:bookmarkStart w:id="2" w:name="_Ref200001"/>
      <w:r>
        <w:t>1.1. Phạm vi</w:t>
      </w:r>
      <w:bookmarkEnd w:id="2"/>
    </w:p>
    <w:p>
      <w:r>
        <w:t>Danh sách đánh số có mục rỗng:</w:t>
      </w:r>
    </w:p>
    <w:p>
      <w:pPr>
        <w:pStyle w:val="ListNumber"/>
      </w:pPr>
      <w:r>
        <w:t>Bước một</w:t>
      </w:r>
    </w:p>
    <w:p>
      <w:pPr>
        <w:pStyle w:val="ListNumber"/>
      </w:pPr>
    </w:p>
    <w:p>
      <w:pPr>
        <w:pStyle w:val="ListNumber"/>
      </w:pPr>
      <w:r>
        <w:t>Bước hai</w:t>
      </w:r>
    </w:p>
    <w:p>
      <w:pPr>
        <w:pStyle w:val="ListNumber"/>
      </w:pPr>
      <w:r>
        <w:t xml:space="preserve">   </w:t>
      </w:r>
    </w:p>
    <w:p>
      <w:r>
        <w:t>Danh sách chấm có mục rỗng:</w:t>
      </w:r>
    </w:p>
    <w:p>
      <w:pPr>
        <w:pStyle w:val="ListBullet"/>
      </w:pPr>
      <w:r>
        <w:t>Ý một</w:t>
      </w:r>
    </w:p>
    <w:p>
      <w:pPr>
        <w:pStyle w:val="ListBullet"/>
      </w:pPr>
    </w:p>
    <w:p>
      <w:pPr>
        <w:pStyle w:val="ListBullet"/>
      </w:pPr>
      <w:r>
        <w:t>Ý hai</w:t>
      </w:r>
    </w:p>
    <w:p/>
    <w:p>
      <w:r>
        <w:t xml:space="preserve">   </w:t>
      </w:r>
    </w:p>
    <w:p>
      <w:r>
        <w:t xml:space="preserve">Câu có thay đổi: </w:t>
      </w:r>
      <w:ins w:id="10" w:author="BA" w:date="2026-10-19T00:00:00Z">
        <w:r>
          <w:t xml:space="preserve">chữ được thêm </w:t>
        </w:r>
      </w:ins>
      <w:del w:id="11" w:author="BA" w:date="2026-10-19T00:00:00Z">
        <w:r>
          <w:delText xml:space="preserve">chữ bị xoá </w:delText>
        </w:r>
      </w:del>
      <w:r>
        <w:t>còn lại.</w:t>
      </w:r>
    </w:p>
    <w:p>
      <w:r>
        <w:t xml:space="preserve">Câu có </w:t>
      </w:r>
      <w:commentRangeStart w:id="0"/>
      <w:r>
        <w:t>bình luận</w:t>
      </w:r>
      <w:commentRangeEnd w:id="0"/>
      <w:r>
        <w:rPr>
          <w:rStyle w:val="CommentReference"/>
        </w:rPr>
        <w:commentReference w:id="0"/>
      </w:r>
      <w:r>
        <w:t xml:space="preserve"> của người duyệt.</w:t>
      </w:r>
    </w:p>
    <w:p>
      <w:pPr>
        <w:pStyle w:val="FIS_Heading1"/>
      </w:pPr>
      <w:bookmarkStart w:id="3" w:name="_Toc100002"/>
      <w:r>
        <w:t>II. QUY TRÌNH NGHIỆP VỤ</w:t>
      </w:r>
      <w:bookmarkEnd w:id="3"/>
    </w:p>
    <w:p>
      <w:r>
        <w:drawing>
          <wp:inline xmlns:a="http://schemas.openxmlformats.org/drawingml/2006/main" xmlns:pic="http://schemas.openxmlformats.org/drawingml/2006/picture">
            <wp:extent cx="762000" cy="7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Hình 1: Quy trình khám bệnh</w:t>
      </w:r>
    </w:p>
    <w:p>
      <w:r>
        <w:t>Sơ đồ dạng EMF:</w:t>
      </w:r>
    </w:p>
    <w:p>
      <w:r>
        <w:drawing>
          <wp:inline xmlns:a="http://schemas.openxmlformats.org/drawingml/2006/main" xmlns:pic="http://schemas.openxmlformats.org/drawingml/2006/picture">
            <wp:extent cx="762000" cy="762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em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S_Heading1"/>
      </w:pPr>
      <w:bookmarkStart w:id="4" w:name="_Toc100003"/>
      <w:r>
        <w:t>III. YÊU CẦU</w:t>
      </w:r>
      <w:bookmarkEnd w:id="4"/>
    </w:p>
    <w:p>
      <w:pPr>
        <w:pStyle w:val="Caption"/>
      </w:pPr>
      <w:r>
        <w:t>Bảng 1: Danh sách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Trường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  <w:tc>
          <w:tcPr>
            <w:tcW w:type="dxa" w:w="2160"/>
          </w:tcPr>
          <w:p>
            <w:r>
              <w:t>Bắt buộc</w:t>
            </w:r>
          </w:p>
        </w:tc>
      </w:tr>
      <w:tr>
        <w:tc>
          <w:tcPr>
            <w:tcW w:type="dxa" w:w="2160"/>
          </w:tcPr>
          <w:p>
            <w:pPr>
              <w:pStyle w:val="ListNumber"/>
              <w:numPr>
                <w:ilvl w:val="0"/>
                <w:numId w:val="10"/>
              </w:numPr>
            </w:pPr>
          </w:p>
        </w:tc>
        <w:tc>
          <w:tcPr>
            <w:tcW w:type="dxa" w:w="2160"/>
          </w:tcPr>
          <w:p>
            <w:r>
              <w:t>Mã bệnh nhân</w:t>
            </w:r>
          </w:p>
        </w:tc>
        <w:tc>
          <w:tcPr>
            <w:tcW w:type="dxa" w:w="2160"/>
          </w:tcPr>
          <w:p>
            <w:r>
              <w:t>Sinh tự động | không sửa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pPr>
              <w:pStyle w:val="ListNumber"/>
              <w:numPr>
                <w:ilvl w:val="0"/>
                <w:numId w:val="10"/>
              </w:numPr>
            </w:pPr>
          </w:p>
        </w:tc>
        <w:tc>
          <w:tcPr>
            <w:tcW w:type="dxa" w:w="2160"/>
          </w:tcPr>
          <w:p>
            <w:r>
              <w:t>Họ tên</w:t>
            </w:r>
          </w:p>
        </w:tc>
        <w:tc>
          <w:tcPr>
            <w:tcW w:type="dxa" w:w="4320"/>
            <w:gridSpan w:val="2"/>
          </w:tcPr>
          <w:p>
            <w:r>
              <w:t>Ô gộp ngang</w:t>
            </w:r>
          </w:p>
        </w:tc>
      </w:tr>
      <w:tr>
        <w:tc>
          <w:tcPr>
            <w:tcW w:type="dxa" w:w="2160"/>
          </w:tcPr>
          <w:p>
            <w:pPr>
              <w:pStyle w:val="ListNumber"/>
              <w:numPr>
                <w:ilvl w:val="0"/>
                <w:numId w:val="10"/>
              </w:numPr>
            </w:pPr>
          </w:p>
        </w:tc>
        <w:tc>
          <w:tcPr>
            <w:tcW w:type="dxa" w:w="2160"/>
            <w:vMerge w:val="restart"/>
          </w:tcPr>
          <w:p>
            <w:r>
              <w:t>Địa chỉ</w:t>
            </w:r>
          </w:p>
        </w:tc>
        <w:tc>
          <w:tcPr>
            <w:tcW w:type="dxa" w:w="2160"/>
          </w:tcPr>
          <w:p>
            <w:r>
              <w:t>Đoạn một</w:t>
            </w:r>
          </w:p>
          <w:p>
            <w:r>
              <w:t>Đoạn hai</w:t>
            </w:r>
          </w:p>
          <w:p>
            <w:r>
              <w:t>Dòng trên</w:t>
            </w:r>
            <w:r>
              <w:br/>
              <w:t>dòng dưới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pPr>
              <w:pStyle w:val="ListNumber"/>
              <w:numPr>
                <w:ilvl w:val="0"/>
                <w:numId w:val="10"/>
              </w:numPr>
            </w:pP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Gồm:</w:t>
            </w:r>
          </w:p>
          <w:p>
            <w:pPr>
              <w:pStyle w:val="ListBullet"/>
            </w:pPr>
            <w:r>
              <w:t>Tỉnh</w:t>
            </w:r>
          </w:p>
          <w:p>
            <w:pPr>
              <w:pStyle w:val="ListBullet"/>
            </w:pPr>
          </w:p>
          <w:p>
            <w:pPr>
              <w:pStyle w:val="ListBullet"/>
            </w:pPr>
            <w:r>
              <w:t>Xã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pPr>
              <w:pStyle w:val="ListNumber"/>
              <w:numPr>
                <w:ilvl w:val="0"/>
                <w:numId w:val="10"/>
              </w:numPr>
            </w:pPr>
          </w:p>
        </w:tc>
        <w:tc>
          <w:tcPr>
            <w:tcW w:type="dxa" w:w="2160"/>
          </w:tcPr>
          <w:p>
            <w:r>
              <w:t>Ảnh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381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t>Bảng con: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Mã</w:t>
                  </w:r>
                </w:p>
              </w:tc>
              <w:tc>
                <w:tcPr>
                  <w:tcW w:type="dxa" w:w="1080"/>
                </w:tcPr>
                <w:p>
                  <w:r>
                    <w:t>Tên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01</w:t>
                  </w:r>
                </w:p>
              </w:tc>
              <w:tc>
                <w:tcPr>
                  <w:tcW w:type="dxa" w:w="1080"/>
                </w:tcPr>
                <w:p>
                  <w:r>
                    <w:t>Hà Nội</w:t>
                  </w:r>
                </w:p>
              </w:tc>
            </w:tr>
          </w:tbl>
          <w:p/>
          <w:p>
            <w:r>
              <w:t>Sau bảng con</w:t>
            </w:r>
          </w:p>
        </w:tc>
      </w:tr>
    </w:tbl>
    <w:p>
      <w:r>
        <w:t>Bảng có hai hàng tiêu đề, không chú thích: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Nhóm</w:t>
            </w:r>
          </w:p>
        </w:tc>
        <w:tc>
          <w:tcPr>
            <w:tcW w:type="dxa" w:w="4320"/>
          </w:tcPr>
          <w:p>
            <w:r>
              <w:t>Chi tiết</w:t>
            </w:r>
          </w:p>
        </w:tc>
      </w:tr>
      <w:tr>
        <w:trPr>
          <w:tblHeader/>
        </w:trPr>
        <w:tc>
          <w:tcPr>
            <w:tcW w:type="dxa" w:w="4320"/>
          </w:tcPr>
          <w:p>
            <w:r>
              <w:t>Mã</w:t>
            </w:r>
          </w:p>
        </w:tc>
        <w:tc>
          <w:tcPr>
            <w:tcW w:type="dxa" w:w="4320"/>
          </w:tcPr>
          <w:p>
            <w:r>
              <w:t>Tên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Khám</w:t>
            </w:r>
          </w:p>
        </w:tc>
      </w:tr>
    </w:tbl>
    <w:p>
      <w:r>
        <w:t>Hết tài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9T00:00:00Z">
    <w:p>
      <w:pPr>
        <w:pStyle w:val="CommentText"/>
      </w:pPr>
      <w:r>
        <w:rPr>
          <w:rStyle w:val="CommentReference"/>
        </w:rPr>
        <w:annotationRef/>
      </w:r>
      <w:r>
        <w:t>Cần làm rõ.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S_Heading1">
    <w:name w:val="FIS_Heading1"/>
    <w:basedOn w:val="Heading1"/>
    <w:rPr>
      <w:sz w:val="26"/>
    </w:rPr>
  </w:style>
  <w:style w:type="paragraph" w:customStyle="1" w:styleId="1b">
    <w:name w:val="1b"/>
    <w:basedOn w:val="Heading3"/>
    <w:rPr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srs" TargetMode="External"/><Relationship Id="rId11" Type="http://schemas.openxmlformats.org/officeDocument/2006/relationships/comments" Target="comments.xml"/><Relationship Id="rId12" Type="http://schemas.openxmlformats.org/officeDocument/2006/relationships/image" Target="media/image2.png"/><Relationship Id="rId13" Type="http://schemas.openxmlformats.org/officeDocument/2006/relationships/image" Target="media/image10.emf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 Hive</dc:creator>
  <cp:keywords/>
  <dc:description>generated by python-docx</dc:description>
  <cp:lastModifiedBy>xDev Hive</cp:lastModifiedBy>
  <cp:revision>1</cp:revision>
  <dcterms:created xsi:type="dcterms:W3CDTF">2026-10-19T00:00:00Z</dcterms:created>
  <dcterms:modified xsi:type="dcterms:W3CDTF">2026-10-19T00:00:00Z</dcterms:modified>
  <cp:category/>
</cp:coreProperties>
</file>